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b w:val="1"/>
          <w:bCs w:val="1"/>
          <w:color w:val="ee0000"/>
          <w:sz w:val="48"/>
          <w:szCs w:val="48"/>
          <w:rtl w:val="0"/>
        </w:rPr>
        <w:t xml:space="preserve">Play-book examples</w:t>
      </w:r>
    </w:p>
    <w:p w:rsidR="00000000" w:rsidDel="00000000" w:rsidP="00000000" w:rsidRDefault="00000000" w:rsidRPr="00000000" w14:paraId="00000002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Remove NGINX from Amazon Linux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hosts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become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-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Stop nginx service if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ignore_errors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-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Disable nginx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enabled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ignore_errors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-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Remove nginx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yum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absent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-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Delete nginx configuration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/etc/nginx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absent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-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Delete default nginx HTML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/usr/share/nginx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after="0" w:lineRule="auto"/>
        <w:rPr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absent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1. Install Apache (httpd)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Install Apache Web Server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Install httpd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yum: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name: httpd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present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Start httpd service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service: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name: httpd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started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enabled: true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2. Create a User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Create a user called devops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Add user devops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user: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name: devops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present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3. Copy a File to Remote Host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Copy index.html to web server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Copy file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copy: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src: ./index.html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dest: /var/www/html/index.html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4. Remove a Package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Remove nginx if installed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Uninstall nginx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yum: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name: nginx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absent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5. Create a Directory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Create directory on remote host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Make /opt/demo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file: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path: /opt/demo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directory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mode: '0755'</w:t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6. Delete a User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Remove user 'testuser'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Delete testuser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user: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name: testuser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absent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7. Set File Permissions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Set permissions on a config file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Set mode and ownership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file: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path: /etc/myconfig.conf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mode: '0644'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owner: root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group: root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file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8. Restart a Service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Restart SSH service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Restart sshd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service: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name: sshd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restarted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9. Add a Line to a File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Add banner to /etc/motd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Add welcome message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lineinfile: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path: /etc/motd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line: "Welcome to your server - managed by Ansible"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10. Create an Empty File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Create a log file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Touch /var/log/app.log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file: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path: /var/log/app.log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touch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mode: '0644'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11. Remove a Directory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Remove temporary directory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Delete /tmp/old_data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file: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path: /tmp/old_data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absent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12. Enable a Firewall Port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Open port 80 in firewalld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Allow HTTP traffic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firewalld: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port: 80/tcp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permanent: true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enabled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immediate: yes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13. Install EPEL Repository (Amazon Linux / RHEL)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Install EPEL repository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Install epel-release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yum: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name: epel-release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present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14. Set Hostname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Set system hostname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Change hostname to "web01"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hostname: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name: web01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15. Start and Enable Multiple Services (One at a Time)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Start and enable firewalld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Start firewalld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service: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name: firewalld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started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enabled: true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16. Mount a Volume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Mount a filesystem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Mount /dev/xvdf1 on /mnt/data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mount: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path: /mnt/data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src: /dev/xvdf1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fstype: ext4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mounted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17. Set System Timezone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Set timezone to UTC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Configure timezone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timezone: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name: UTC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18. Add DNS Resolver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Add DNS server to resolv.conf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Add Google DNS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lineinfile: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path: /etc/resolv.conf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line: "nameserver 8.8.8.8"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19. Reboot the Server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Reboot server after changes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Reboot the machine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reboot: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reboot_timeout: 300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20. Create a Swap File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Create 1GB swap file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all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Create swap file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command: dd if=/dev/zero of=/swapfile bs=1M count=1024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Set permissions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file: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path: /swapfile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mode: '0600'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Make it swap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command: mkswap /swapfile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Enable swap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command: swapon /swapfile</w:t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color w:val="ee0000"/>
          <w:sz w:val="48"/>
          <w:szCs w:val="48"/>
        </w:rPr>
      </w:pPr>
      <w:sdt>
        <w:sdtPr>
          <w:id w:val="-1336599299"/>
          <w:tag w:val="goog_rdk_1"/>
        </w:sdtPr>
        <w:sdtContent>
          <w:ins w:author="Amr Dabour" w:id="0" w:date="2025-07-25T13:00:40Z"/>
          <w:sdt>
            <w:sdtPr>
              <w:id w:val="1070477913"/>
              <w:tag w:val="goog_rdk_2"/>
            </w:sdtPr>
            <w:sdtContent>
              <w:ins w:author="Amr Dabour" w:id="0" w:date="2025-07-25T13:00:40Z">
                <w:r w:rsidDel="00000000" w:rsidR="00000000" w:rsidRPr="00000000">
                  <w:rPr>
                    <w:b w:val="1"/>
                    <w:bCs w:val="1"/>
                    <w:color w:val="ee0000"/>
                    <w:sz w:val="48"/>
                    <w:szCs w:val="48"/>
                    <w:rtl w:val="0"/>
                    <w:rPrChange w:author="Amr Dabour" w:id="1" w:date="2025-07-25T13:00:40Z">
                      <w:rPr>
                        <w:rFonts w:ascii="Courier New" w:cs="Courier New" w:eastAsia="Courier New" w:hAnsi="Courier New"/>
                        <w:sz w:val="20"/>
                        <w:szCs w:val="20"/>
                      </w:rPr>
                    </w:rPrChange>
                  </w:rPr>
                  <w:tab/>
                </w:r>
              </w:ins>
            </w:sdtContent>
          </w:sdt>
          <w:ins w:author="Amr Dabour" w:id="0" w:date="2025-07-25T13:00:40Z"/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  <w:font w:name="RE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E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7466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7466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7466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7466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7466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7466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7466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7466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7466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7466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7466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7466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7466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7466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7466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7466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7466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7466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7466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7466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74665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77466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HTMLCode">
    <w:name w:val="HTML Code"/>
    <w:basedOn w:val="DefaultParagraphFont"/>
    <w:uiPriority w:val="99"/>
    <w:semiHidden w:val="1"/>
    <w:unhideWhenUsed w:val="1"/>
    <w:rsid w:val="00774665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7746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774665"/>
    <w:rPr>
      <w:rFonts w:ascii="Courier New" w:cs="Courier New" w:eastAsia="Times New Roman" w:hAnsi="Courier New"/>
      <w:kern w:val="0"/>
      <w:sz w:val="20"/>
      <w:szCs w:val="20"/>
    </w:rPr>
  </w:style>
  <w:style w:type="character" w:styleId="hljs-bullet" w:customStyle="1">
    <w:name w:val="hljs-bullet"/>
    <w:basedOn w:val="DefaultParagraphFont"/>
    <w:rsid w:val="00774665"/>
  </w:style>
  <w:style w:type="character" w:styleId="hljs-attr" w:customStyle="1">
    <w:name w:val="hljs-attr"/>
    <w:basedOn w:val="DefaultParagraphFont"/>
    <w:rsid w:val="00774665"/>
  </w:style>
  <w:style w:type="character" w:styleId="hljs-string" w:customStyle="1">
    <w:name w:val="hljs-string"/>
    <w:basedOn w:val="DefaultParagraphFont"/>
    <w:rsid w:val="00774665"/>
  </w:style>
  <w:style w:type="character" w:styleId="hljs-literal" w:customStyle="1">
    <w:name w:val="hljs-literal"/>
    <w:basedOn w:val="DefaultParagraphFont"/>
    <w:rsid w:val="00774665"/>
  </w:style>
  <w:style w:type="character" w:styleId="hljs-template-variable" w:customStyle="1">
    <w:name w:val="hljs-template-variable"/>
    <w:basedOn w:val="DefaultParagraphFont"/>
    <w:rsid w:val="00774665"/>
  </w:style>
  <w:style w:type="character" w:styleId="hljs-number" w:customStyle="1">
    <w:name w:val="hljs-number"/>
    <w:basedOn w:val="DefaultParagraphFont"/>
    <w:rsid w:val="0077466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EM-regular.ttf"/><Relationship Id="rId4" Type="http://schemas.openxmlformats.org/officeDocument/2006/relationships/font" Target="fonts/REM-bold.ttf"/><Relationship Id="rId5" Type="http://schemas.openxmlformats.org/officeDocument/2006/relationships/font" Target="fonts/REM-italic.ttf"/><Relationship Id="rId6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l58Y9i3IilL/tOAk1u2o3xkZw==">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2025-07-21T00:09:00Z</dcterms:created>
  <dc:creator>Mohamed Atta</dc:creator>
</cp:coreProperties>
</file>